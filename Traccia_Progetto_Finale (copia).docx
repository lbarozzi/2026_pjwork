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Title"/>
        <w:jc w:val="center"/>
        <w:rPr/>
      </w:pPr>
      <w:r>
        <w:rPr>
          <w:color w:val="1A3A5C"/>
        </w:rPr>
        <w:t>Progetto Finale</w:t>
      </w:r>
    </w:p>
    <w:p>
      <w:pPr>
        <w:pStyle w:val="Subtitle"/>
        <w:jc w:val="center"/>
        <w:rPr/>
      </w:pPr>
      <w:r>
        <w:rPr>
          <w:color w:val="1A3A5C"/>
        </w:rPr>
        <w:t>Intelligent Order Intake Pipeline</w:t>
      </w:r>
    </w:p>
    <w:p>
      <w:pPr>
        <w:pStyle w:val="Heading1"/>
        <w:rPr/>
      </w:pPr>
      <w:r>
        <w:rPr/>
        <w:t>1. Contesto Aziendale</w:t>
      </w:r>
    </w:p>
    <w:p>
      <w:pPr>
        <w:pStyle w:val="Normal"/>
        <w:rPr/>
      </w:pPr>
      <w:r>
        <w:rPr/>
        <w:t>Acme Manufacturing S.r.l. è un'azienda manifatturiera con sede a Casalecchio di Reno (BO), specializzata nella produzione e distribuzione di componenti industriali. L'azienda serve circa 20 clienti tra piccole officine meccaniche, impiantisti elettrici e termoidraulici, e aziende di carpenteria distribuiti nel Nord e Centro Italia.</w:t>
      </w:r>
    </w:p>
    <w:p>
      <w:pPr>
        <w:pStyle w:val="Normal"/>
        <w:rPr/>
      </w:pPr>
      <w:r>
        <w:rPr/>
        <w:t>Acme gestisce un catalogo di circa 40 articoli suddivisi in cinque categorie merceologiche: Ferramenta, Componenti Elettrici, Materiale Idraulico, Utensili e Materiale di Consumo.</w:t>
      </w:r>
    </w:p>
    <w:p>
      <w:pPr>
        <w:pStyle w:val="Heading2"/>
        <w:rPr/>
      </w:pPr>
      <w:r>
        <w:rPr/>
        <w:t>Il problema</w:t>
      </w:r>
    </w:p>
    <w:p>
      <w:pPr>
        <w:pStyle w:val="Normal"/>
        <w:rPr/>
      </w:pPr>
      <w:r>
        <w:rPr/>
        <w:t xml:space="preserve">Ogni giorno Acme riceve </w:t>
      </w:r>
      <w:del w:id="0" w:author="Autore sconosciuto" w:date="2026-06-23T15:59:24Z">
        <w:r>
          <w:rPr/>
          <w:delText xml:space="preserve">ordini </w:delText>
        </w:r>
      </w:del>
      <w:r>
        <w:rPr/>
        <w:t>dai propri clienti</w:t>
      </w:r>
      <w:ins w:id="1" w:author="Autore sconosciuto" w:date="2026-06-23T15:59:34Z">
        <w:r>
          <w:rPr/>
          <w:t xml:space="preserve"> </w:t>
        </w:r>
      </w:ins>
      <w:ins w:id="2" w:author="Autore sconosciuto" w:date="2026-06-23T15:59:34Z">
        <w:r>
          <w:rPr/>
          <w:t>richieste di informazioni, di quotazioni ed ordini</w:t>
        </w:r>
      </w:ins>
      <w:r>
        <w:rPr/>
        <w:t xml:space="preserve"> attraverso canali e formati diversi:</w:t>
      </w:r>
    </w:p>
    <w:p>
      <w:pPr>
        <w:pStyle w:val="ListBullet"/>
        <w:numPr>
          <w:ilvl w:val="0"/>
          <w:numId w:val="1"/>
        </w:numPr>
        <w:rPr/>
      </w:pPr>
      <w:r>
        <w:rPr/>
        <w:t>Ordini strutturati su carta intestata, con tabelle e codici articolo espliciti</w:t>
      </w:r>
    </w:p>
    <w:p>
      <w:pPr>
        <w:pStyle w:val="ListBullet"/>
        <w:numPr>
          <w:ilvl w:val="0"/>
          <w:numId w:val="1"/>
        </w:numPr>
        <w:rPr/>
      </w:pPr>
      <w:r>
        <w:rPr/>
        <w:t>Email con tabelle incorporate e note aggiuntive a testo libero</w:t>
      </w:r>
    </w:p>
    <w:p>
      <w:pPr>
        <w:pStyle w:val="ListBullet"/>
        <w:numPr>
          <w:ilvl w:val="0"/>
          <w:numId w:val="1"/>
        </w:numPr>
        <w:rPr/>
      </w:pPr>
      <w:r>
        <w:rPr/>
        <w:t>Lettere commerciali o fax in cui gli articoli sono descritti in forma discorsiva, senza codici prodotto e talvolta con abbreviazioni o nomi informali</w:t>
      </w:r>
    </w:p>
    <w:p>
      <w:pPr>
        <w:pStyle w:val="Normal"/>
        <w:rPr/>
      </w:pPr>
      <w:r>
        <w:rPr/>
        <w:t>Attualmente un operatore dell'ufficio commerciale legge manualmente ogni ordine, identifica il cliente, cerca i codici articolo nel gestionale, verifica prezzi e quantità, e inserisce l'ordine a sistema. Questo processo richiede in media 15-20 minuti per ordine ed è soggetto a errori di trascrizione, codici articolo errati e ritardi nell'evasione.</w:t>
      </w:r>
    </w:p>
    <w:p>
      <w:pPr>
        <w:pStyle w:val="Heading2"/>
        <w:rPr/>
      </w:pPr>
      <w:r>
        <w:rPr/>
        <w:t>L'obiettivo</w:t>
      </w:r>
    </w:p>
    <w:p>
      <w:pPr>
        <w:pStyle w:val="Normal"/>
        <w:rPr/>
      </w:pPr>
      <w:r>
        <w:rPr/>
        <w:t>La direzione di Acme ha deciso di investire in una soluzione basata su tecnologie Microsoft Azure e AI per automatizzare il processo di acquisizione ordini. L'obiettivo è costruire una pipeline intelligente end-to-end che:</w:t>
      </w:r>
    </w:p>
    <w:p>
      <w:pPr>
        <w:pStyle w:val="ListNumber"/>
        <w:numPr>
          <w:ilvl w:val="0"/>
          <w:numId w:val="6"/>
        </w:numPr>
        <w:rPr>
          <w:ins w:id="4" w:author="Autore sconosciuto" w:date="2026-06-23T16:00:16Z"/>
        </w:rPr>
      </w:pPr>
      <w:ins w:id="3" w:author="Autore sconosciuto" w:date="2026-06-23T16:00:16Z">
        <w:r>
          <w:rPr/>
          <w:t>Identifichi la richiesta e,</w:t>
        </w:r>
      </w:ins>
    </w:p>
    <w:p>
      <w:pPr>
        <w:pStyle w:val="ListNumber"/>
        <w:numPr>
          <w:ilvl w:val="1"/>
          <w:numId w:val="6"/>
        </w:numPr>
        <w:rPr>
          <w:ins w:id="7" w:author="Autore sconosciuto" w:date="2026-06-23T16:00:16Z"/>
        </w:rPr>
      </w:pPr>
      <w:ins w:id="5" w:author="Autore sconosciuto" w:date="2026-06-23T16:00:16Z">
        <w:r>
          <w:rPr/>
          <w:t xml:space="preserve"> </w:t>
        </w:r>
      </w:ins>
      <w:ins w:id="6" w:author="Autore sconosciuto" w:date="2026-06-23T16:00:16Z">
        <w:r>
          <w:rPr/>
          <w:t xml:space="preserve">se non è automatizzabile la inoltri ad un umano, </w:t>
        </w:r>
      </w:ins>
    </w:p>
    <w:p>
      <w:pPr>
        <w:pStyle w:val="ListNumber"/>
        <w:numPr>
          <w:ilvl w:val="1"/>
          <w:numId w:val="6"/>
        </w:numPr>
        <w:rPr>
          <w:ins w:id="9" w:author="Autore sconosciuto" w:date="2026-06-23T16:00:16Z"/>
        </w:rPr>
      </w:pPr>
      <w:ins w:id="8" w:author="Autore sconosciuto" w:date="2026-06-23T16:00:16Z">
        <w:r>
          <w:rPr/>
          <w:t>se è una richiesta di informazioni acceda alla propria kbase per generare una base di informazioni ed inoltri la bozza ad un operatore umano,</w:t>
        </w:r>
      </w:ins>
    </w:p>
    <w:p>
      <w:pPr>
        <w:pStyle w:val="ListNumber"/>
        <w:numPr>
          <w:ilvl w:val="1"/>
          <w:numId w:val="6"/>
        </w:numPr>
        <w:rPr>
          <w:ins w:id="12" w:author="Autore sconosciuto" w:date="2026-06-23T16:00:16Z"/>
        </w:rPr>
      </w:pPr>
      <w:ins w:id="10" w:author="Autore sconosciuto" w:date="2026-06-23T16:00:16Z">
        <w:r>
          <w:rPr/>
          <w:t xml:space="preserve"> </w:t>
        </w:r>
      </w:ins>
      <w:ins w:id="11" w:author="Autore sconosciuto" w:date="2026-06-23T16:00:16Z">
        <w:r>
          <w:rPr/>
          <w:t>se è una quotazione la prepari da listino</w:t>
        </w:r>
      </w:ins>
    </w:p>
    <w:p>
      <w:pPr>
        <w:pStyle w:val="ListNumber"/>
        <w:numPr>
          <w:ilvl w:val="1"/>
          <w:numId w:val="6"/>
        </w:numPr>
        <w:rPr>
          <w:ins w:id="14" w:author="Autore sconosciuto" w:date="2026-06-23T16:00:16Z"/>
        </w:rPr>
      </w:pPr>
      <w:ins w:id="13" w:author="Autore sconosciuto" w:date="2026-06-23T16:00:16Z">
        <w:r>
          <w:rPr/>
          <w:t>Se è un ordine segua il flusso sottoindicato:</w:t>
        </w:r>
      </w:ins>
    </w:p>
    <w:p>
      <w:pPr>
        <w:pStyle w:val="ListNumber"/>
        <w:numPr>
          <w:ilvl w:val="0"/>
          <w:numId w:val="6"/>
        </w:numPr>
        <w:rPr/>
      </w:pPr>
      <w:r>
        <w:rPr/>
        <w:t>Estragga automaticamente i dati dagli ordini in formato PDF, indipendentemente dal formato del documento</w:t>
      </w:r>
    </w:p>
    <w:p>
      <w:pPr>
        <w:pStyle w:val="ListNumber"/>
        <w:numPr>
          <w:ilvl w:val="0"/>
          <w:numId w:val="6"/>
        </w:numPr>
        <w:rPr/>
      </w:pPr>
      <w:r>
        <w:rPr/>
        <w:t>Strutturi le informazioni estratte in un formato standard, mappando descrizioni libere ai codici articolo del catalogo aziendale</w:t>
      </w:r>
    </w:p>
    <w:p>
      <w:pPr>
        <w:pStyle w:val="ListNumber"/>
        <w:numPr>
          <w:ilvl w:val="0"/>
          <w:numId w:val="6"/>
        </w:numPr>
        <w:rPr>
          <w:ins w:id="15" w:author="Autore sconosciuto" w:date="2026-06-23T16:03:08Z"/>
        </w:rPr>
      </w:pPr>
      <w:r>
        <w:rPr/>
        <w:t>Validi gli ordini contro le anagrafiche clienti e articoli, segnalando anomalie ed errori</w:t>
      </w:r>
    </w:p>
    <w:p>
      <w:pPr>
        <w:pStyle w:val="ListNumber"/>
        <w:numPr>
          <w:ilvl w:val="0"/>
          <w:numId w:val="6"/>
        </w:numPr>
        <w:rPr/>
      </w:pPr>
      <w:ins w:id="16" w:author="Autore sconosciuto" w:date="2026-06-23T16:03:08Z">
        <w:r>
          <w:rPr/>
          <w:t>Prepari la conferma di ordine e la inoltri all’operatore umano</w:t>
        </w:r>
      </w:ins>
    </w:p>
    <w:p>
      <w:pPr>
        <w:pStyle w:val="ListNumber"/>
        <w:numPr>
          <w:ilvl w:val="0"/>
          <w:numId w:val="6"/>
        </w:numPr>
        <w:rPr/>
      </w:pPr>
      <w:r>
        <w:rPr/>
        <w:t>Carichi i dati validati in una piattaforma dati moderna (Microsoft Fabric) con architettura Medallion</w:t>
      </w:r>
    </w:p>
    <w:p>
      <w:pPr>
        <w:pStyle w:val="ListNumber"/>
        <w:numPr>
          <w:ilvl w:val="0"/>
          <w:numId w:val="6"/>
        </w:numPr>
        <w:rPr/>
      </w:pPr>
      <w:r>
        <w:rPr/>
        <w:t>Produca un report Power BI che offra visibilità sugli ordini ricevuti, l'andamento del fatturato e le performance per cliente e categoria prodotto</w:t>
      </w:r>
    </w:p>
    <w:p>
      <w:pPr>
        <w:pStyle w:val="Heading1"/>
        <w:rPr/>
      </w:pPr>
      <w:r>
        <w:rPr/>
        <w:t>2. Obiettivo del Progetto</w:t>
      </w:r>
    </w:p>
    <w:p>
      <w:pPr>
        <w:pStyle w:val="Normal"/>
        <w:rPr/>
      </w:pPr>
      <w:r>
        <w:rPr/>
        <w:t>Lo studente dovrà progettare e implementare la pipeline sopra descritta, utilizzando le competenze acquisite durante l'intero percorso formativo. Il progetto integra tutti i moduli del corso in un unico flusso coerente:</w:t>
      </w:r>
    </w:p>
    <w:p>
      <w:pPr>
        <w:pStyle w:val="Normal"/>
        <w:jc w:val="center"/>
        <w:rPr/>
      </w:pPr>
      <w:r>
        <w:rPr>
          <w:b/>
          <w:sz w:val="20"/>
        </w:rPr>
        <w:t>PDF Ordine → Azure AI Document Intelligence (OCR) → Azure OpenAI (strutturazione) → Python (validazione) → Microsoft Fabric Lakehouse (Bronze → Silver → Gold) → Power BI (report)</w:t>
      </w:r>
    </w:p>
    <w:p>
      <w:pPr>
        <w:pStyle w:val="Heading1"/>
        <w:rPr/>
      </w:pPr>
      <w:r>
        <w:rPr/>
        <w:t>3. Materiale Fornito</w:t>
      </w:r>
    </w:p>
    <w:p>
      <w:pPr>
        <w:pStyle w:val="Normal"/>
        <w:rPr/>
      </w:pPr>
      <w:r>
        <w:rPr/>
        <w:t>Ogni studente riceverà il seguente materiale di partenza:</w:t>
      </w:r>
    </w:p>
    <w:p>
      <w:pPr>
        <w:pStyle w:val="Heading2"/>
        <w:rPr/>
      </w:pPr>
      <w:r>
        <w:rPr/>
        <w:t>File CSV — Anagrafiche e storico ordini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color="auto"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b/>
                <w:color w:val="FFFFFF"/>
                <w:kern w:val="2"/>
                <w:sz w:val="18"/>
                <w:szCs w:val="24"/>
                <w:lang w:val="en-US" w:eastAsia="zh-CN" w:bidi="ar-SA"/>
              </w:rPr>
              <w:t>File</w:t>
            </w:r>
          </w:p>
        </w:tc>
        <w:tc>
          <w:tcPr>
            <w:tcW w:w="3120" w:type="dxa"/>
            <w:tcBorders/>
            <w:shd w:color="auto"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b/>
                <w:color w:val="FFFFFF"/>
                <w:kern w:val="2"/>
                <w:sz w:val="18"/>
                <w:szCs w:val="24"/>
                <w:lang w:val="en-US" w:eastAsia="zh-CN" w:bidi="ar-SA"/>
              </w:rPr>
              <w:t>Contenuto</w:t>
            </w:r>
          </w:p>
        </w:tc>
        <w:tc>
          <w:tcPr>
            <w:tcW w:w="3120" w:type="dxa"/>
            <w:tcBorders/>
            <w:shd w:color="auto"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b/>
                <w:color w:val="FFFFFF"/>
                <w:kern w:val="2"/>
                <w:sz w:val="18"/>
                <w:szCs w:val="24"/>
                <w:lang w:val="en-US" w:eastAsia="zh-CN" w:bidi="ar-SA"/>
              </w:rPr>
              <w:t>Record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clienti.csv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Anagrafica clienti (id, ragione sociale, P.IVA, indirizzo, CAP, città, provincia, email, telefono)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20 clienti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articoli.csv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Catalogo articoli (codice, descrizione, categoria, unità di misura, prezzo listino)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40 articoli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ordini_storici.csv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Testata ordini storici (id ordine, id cliente, data ordine, riferimento cliente)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80 ordini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righe_ordini_storici.csv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Righe dettaglio ordini (id riga, id ordine, codice articolo, descrizione, quantità, prezzo unitario, importo)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~400 righe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uppressLineNumbers w:val="0"/>
        <w:bidi w:val="0"/>
        <w:spacing w:lineRule="auto" w:line="276" w:beforeAutospacing="0" w:before="160" w:afterAutospacing="0" w:after="80"/>
        <w:ind w:left="0" w:right="0"/>
        <w:jc w:val="left"/>
        <w:rPr/>
      </w:pPr>
      <w:r>
        <w:rPr/>
        <w:t>Ordini PDF — 2 nuovi ordini da processare</w:t>
      </w:r>
    </w:p>
    <w:p>
      <w:pPr>
        <w:pStyle w:val="Normal"/>
        <w:suppressLineNumbers w:val="0"/>
        <w:bidi w:val="0"/>
        <w:spacing w:lineRule="auto" w:line="276" w:beforeAutospacing="0" w:before="0" w:afterAutospacing="0" w:after="160"/>
        <w:ind w:left="0" w:right="0"/>
        <w:jc w:val="left"/>
        <w:rPr/>
      </w:pPr>
      <w:r>
        <w:rPr/>
        <w:t>I due PDF simulano la realtà quotidiana dell'azienda: ogni cliente invia ordini in un formato diverso, con un livello crescente di difficoltà per l'estrazione automatica.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/>
            <w:shd w:color="auto"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b/>
                <w:color w:val="FFFFFF"/>
                <w:kern w:val="2"/>
                <w:sz w:val="18"/>
                <w:szCs w:val="24"/>
                <w:lang w:val="en-US" w:eastAsia="zh-CN" w:bidi="ar-SA"/>
              </w:rPr>
              <w:t>PDF</w:t>
            </w:r>
          </w:p>
        </w:tc>
        <w:tc>
          <w:tcPr>
            <w:tcW w:w="1872" w:type="dxa"/>
            <w:tcBorders/>
            <w:shd w:color="auto"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b/>
                <w:color w:val="FFFFFF"/>
                <w:kern w:val="2"/>
                <w:sz w:val="18"/>
                <w:szCs w:val="24"/>
                <w:lang w:val="en-US" w:eastAsia="zh-CN" w:bidi="ar-SA"/>
              </w:rPr>
              <w:t>Cliente</w:t>
            </w:r>
          </w:p>
        </w:tc>
        <w:tc>
          <w:tcPr>
            <w:tcW w:w="1872" w:type="dxa"/>
            <w:tcBorders/>
            <w:shd w:color="auto"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b/>
                <w:color w:val="FFFFFF"/>
                <w:kern w:val="2"/>
                <w:sz w:val="18"/>
                <w:szCs w:val="24"/>
                <w:lang w:val="en-US" w:eastAsia="zh-CN" w:bidi="ar-SA"/>
              </w:rPr>
              <w:t>Formato</w:t>
            </w:r>
          </w:p>
        </w:tc>
        <w:tc>
          <w:tcPr>
            <w:tcW w:w="1872" w:type="dxa"/>
            <w:tcBorders/>
            <w:shd w:color="auto"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b/>
                <w:color w:val="FFFFFF"/>
                <w:kern w:val="2"/>
                <w:sz w:val="18"/>
                <w:szCs w:val="24"/>
                <w:lang w:val="en-US" w:eastAsia="zh-CN" w:bidi="ar-SA"/>
              </w:rPr>
              <w:t>Difficoltà</w:t>
            </w:r>
          </w:p>
        </w:tc>
        <w:tc>
          <w:tcPr>
            <w:tcW w:w="1872" w:type="dxa"/>
            <w:tcBorders/>
            <w:shd w:color="auto" w:fill="1A3A5C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b/>
                <w:color w:val="FFFFFF"/>
                <w:kern w:val="2"/>
                <w:sz w:val="18"/>
                <w:szCs w:val="24"/>
                <w:lang w:val="en-US" w:eastAsia="zh-CN" w:bidi="ar-SA"/>
              </w:rPr>
              <w:t>Caratteristiche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ordine_cliente_A.pdf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Meccanica Precisione S.r.l.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Tabella strutturata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 xml:space="preserve">🟢 </w:t>
            </w: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Facile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Carta intestata, tabella con colonne ordinate, codici articolo espliciti, totali calcolati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ordine_cliente_B.pdf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Elettronica Adriatica S.p.A.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Email stampata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 xml:space="preserve">🟡 </w:t>
            </w: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Medio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等线" w:cs="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等线" w:cs=""/>
                <w:kern w:val="2"/>
                <w:sz w:val="18"/>
                <w:szCs w:val="24"/>
                <w:lang w:val="en-US" w:eastAsia="zh-CN" w:bidi="ar-SA"/>
              </w:rPr>
              <w:t>Header email (Da/A/Oggetto/Data), tabella con articoli, note a testo libero con richieste speciali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Bonus Opzionali</w:t>
      </w:r>
    </w:p>
    <w:p>
      <w:pPr>
        <w:pStyle w:val="Normal"/>
        <w:rPr/>
      </w:pPr>
      <w:r>
        <w:rPr/>
        <w:t>Per gli studenti che completano il progetto in anticipo o desiderano approfondire, sono previsti i seguenti bonus:</w:t>
      </w:r>
    </w:p>
    <w:p>
      <w:pPr>
        <w:pStyle w:val="ListBullet"/>
        <w:numPr>
          <w:ilvl w:val="0"/>
          <w:numId w:val="1"/>
        </w:numPr>
        <w:rPr/>
      </w:pPr>
      <w:r>
        <w:rPr/>
        <w:t>Aggiungere una colonna "fonte" (storico / PDF_A / PDF_B / PDF_C) ai dati per distinguere l'origine degli ordini nel report e creare uno slicer in Power BI</w:t>
      </w:r>
    </w:p>
    <w:p>
      <w:pPr>
        <w:pStyle w:val="ListBullet"/>
        <w:numPr>
          <w:ilvl w:val="0"/>
          <w:numId w:val="1"/>
        </w:numPr>
        <w:rPr/>
      </w:pPr>
      <w:r>
        <w:rPr/>
        <w:t>Implementare un confronto automatico prezzo ordine vs prezzo listino con evidenziazione visiva delle anomalie (formattazione condizionale in Power BI)</w:t>
      </w:r>
    </w:p>
    <w:p>
      <w:pPr>
        <w:pStyle w:val="Normal"/>
        <w:spacing w:before="0" w:after="160"/>
        <w:jc w:val="center"/>
        <w:rPr>
          <w:b/>
          <w:bCs/>
          <w:color w:val="1A3A5C"/>
          <w:sz w:val="28"/>
          <w:szCs w:val="28"/>
        </w:rPr>
      </w:pPr>
      <w:r>
        <w:rPr>
          <w:b/>
          <w:bCs/>
          <w:color w:val="1A3A5C"/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US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 w:val="true"/>
      <w:keepLines/>
      <w:spacing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 w:val="true"/>
      <w:keepLines/>
      <w:spacing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 w:val="true"/>
      <w:keepLines/>
      <w:spacing w:before="160" w:after="80"/>
      <w:outlineLvl w:val="2"/>
    </w:pPr>
    <w:rPr>
      <w:rFonts w:eastAsia="等线 Light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 w:val="true"/>
      <w:keepLines/>
      <w:spacing w:before="80" w:after="40"/>
      <w:outlineLvl w:val="3"/>
    </w:pPr>
    <w:rPr>
      <w:rFonts w:eastAsia="等线 Light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 w:val="true"/>
      <w:keepLines/>
      <w:spacing w:before="80" w:after="40"/>
      <w:outlineLvl w:val="4"/>
    </w:pPr>
    <w:rPr>
      <w:rFonts w:eastAsia="等线 Light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 w:val="true"/>
      <w:keepLines/>
      <w:spacing w:before="40" w:after="0"/>
      <w:outlineLvl w:val="5"/>
    </w:pPr>
    <w:rPr>
      <w:rFonts w:eastAsia="等线 Light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 w:val="true"/>
      <w:keepLines/>
      <w:spacing w:before="40" w:after="0"/>
      <w:outlineLvl w:val="6"/>
    </w:pPr>
    <w:rPr>
      <w:rFonts w:eastAsia="等线 Light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 w:val="true"/>
      <w:keepLines/>
      <w:spacing w:before="0" w:after="0"/>
      <w:outlineLvl w:val="7"/>
    </w:pPr>
    <w:rPr>
      <w:rFonts w:eastAsia="等线 Light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827c87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sid w:val="00827c87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sid w:val="00827c87"/>
    <w:rPr>
      <w:rFonts w:eastAsia="等线 Light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827c87"/>
    <w:rPr>
      <w:rFonts w:eastAsia="等线 Light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qFormat/>
    <w:rsid w:val="00827c87"/>
    <w:rPr>
      <w:rFonts w:eastAsia="等线 Light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qFormat/>
    <w:rsid w:val="00827c87"/>
    <w:rPr>
      <w:rFonts w:eastAsia="等线 Light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qFormat/>
    <w:rsid w:val="00827c87"/>
    <w:rPr>
      <w:rFonts w:eastAsia="等线 Light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qFormat/>
    <w:rsid w:val="00827c87"/>
    <w:rPr>
      <w:rFonts w:eastAsia="等线 Light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qFormat/>
    <w:rsid w:val="00827c87"/>
    <w:rPr>
      <w:rFonts w:eastAsia="等线 Light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827c87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827c87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27c8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27c8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themeColor="accent1" w:themeShade="bf" w:val="0F4761"/>
      <w:spacing w:val="5"/>
    </w:rPr>
  </w:style>
  <w:style w:type="character" w:styleId="BalloonTextChar" w:customStyle="1">
    <w:name w:val="Balloon Text Char"/>
    <w:basedOn w:val="DefaultParagraphFont"/>
    <w:link w:val="BalloonText"/>
    <w:uiPriority w:val="99"/>
    <w:qFormat/>
    <w:rsid w:val="00827c87"/>
    <w:rPr>
      <w:rFonts w:ascii="Segoe UI" w:hAnsi="Segoe UI" w:cs="Segoe UI"/>
      <w:sz w:val="18"/>
      <w:szCs w:val="18"/>
    </w:rPr>
  </w:style>
  <w:style w:type="character" w:styleId="BodyTextChar" w:customStyle="1">
    <w:name w:val="Body Text Char"/>
    <w:basedOn w:val="DefaultParagraphFont"/>
    <w:uiPriority w:val="99"/>
    <w:qFormat/>
    <w:rsid w:val="00827c87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827c87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827c87"/>
    <w:rPr>
      <w:sz w:val="16"/>
      <w:szCs w:val="16"/>
    </w:rPr>
  </w:style>
  <w:style w:type="character" w:styleId="BodyTextFirstIndentChar" w:customStyle="1">
    <w:name w:val="Body Text First Indent Char"/>
    <w:basedOn w:val="BodyTextChar"/>
    <w:uiPriority w:val="99"/>
    <w:qFormat/>
    <w:rsid w:val="00827c87"/>
    <w:rPr/>
  </w:style>
  <w:style w:type="character" w:styleId="BodyTextIndentChar" w:customStyle="1">
    <w:name w:val="Body Text Indent Char"/>
    <w:basedOn w:val="DefaultParagraphFont"/>
    <w:uiPriority w:val="99"/>
    <w:qFormat/>
    <w:rsid w:val="00827c87"/>
    <w:rPr/>
  </w:style>
  <w:style w:type="character" w:styleId="BodyTextFirstIndent2Char" w:customStyle="1">
    <w:name w:val="Body Text First Indent 2 Char"/>
    <w:basedOn w:val="BodyTextIndentChar"/>
    <w:link w:val="BodyTextFirstIndent2"/>
    <w:uiPriority w:val="99"/>
    <w:qFormat/>
    <w:rsid w:val="00827c87"/>
    <w:rPr/>
  </w:style>
  <w:style w:type="character" w:styleId="BodyTextIndent2Char" w:customStyle="1">
    <w:name w:val="Body Text Indent 2 Char"/>
    <w:basedOn w:val="DefaultParagraphFont"/>
    <w:link w:val="BodyTextIndent2"/>
    <w:uiPriority w:val="99"/>
    <w:qFormat/>
    <w:rsid w:val="00827c87"/>
    <w:rPr/>
  </w:style>
  <w:style w:type="character" w:styleId="BodyTextIndent3Char" w:customStyle="1">
    <w:name w:val="Body Text Indent 3 Char"/>
    <w:basedOn w:val="DefaultParagraphFont"/>
    <w:link w:val="BodyTextIndent3"/>
    <w:uiPriority w:val="99"/>
    <w:qFormat/>
    <w:rsid w:val="00827c87"/>
    <w:rPr>
      <w:sz w:val="16"/>
      <w:szCs w:val="16"/>
    </w:rPr>
  </w:style>
  <w:style w:type="character" w:styleId="ClosingChar" w:customStyle="1">
    <w:name w:val="Closing Char"/>
    <w:basedOn w:val="DefaultParagraphFont"/>
    <w:uiPriority w:val="99"/>
    <w:qFormat/>
    <w:rsid w:val="00827c87"/>
    <w:rPr/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827c87"/>
    <w:rPr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qFormat/>
    <w:rsid w:val="00827c87"/>
    <w:rPr>
      <w:b/>
      <w:bCs/>
      <w:sz w:val="20"/>
      <w:szCs w:val="20"/>
    </w:rPr>
  </w:style>
  <w:style w:type="character" w:styleId="DateChar" w:customStyle="1">
    <w:name w:val="Date Char"/>
    <w:basedOn w:val="DefaultParagraphFont"/>
    <w:link w:val="Date"/>
    <w:uiPriority w:val="99"/>
    <w:qFormat/>
    <w:rsid w:val="00827c87"/>
    <w:rPr/>
  </w:style>
  <w:style w:type="character" w:styleId="DocumentMapChar" w:customStyle="1">
    <w:name w:val="Document Map Char"/>
    <w:basedOn w:val="DefaultParagraphFont"/>
    <w:link w:val="DocumentMap"/>
    <w:uiPriority w:val="99"/>
    <w:qFormat/>
    <w:rsid w:val="00827c87"/>
    <w:rPr>
      <w:rFonts w:ascii="Segoe UI" w:hAnsi="Segoe UI" w:cs="Segoe UI"/>
      <w:sz w:val="16"/>
      <w:szCs w:val="16"/>
    </w:rPr>
  </w:style>
  <w:style w:type="character" w:styleId="E-mailSignatureChar" w:customStyle="1">
    <w:name w:val="E-mail Signature Char"/>
    <w:basedOn w:val="DefaultParagraphFont"/>
    <w:link w:val="E-mailSignature"/>
    <w:uiPriority w:val="99"/>
    <w:qFormat/>
    <w:rsid w:val="00827c87"/>
    <w:rPr/>
  </w:style>
  <w:style w:type="character" w:styleId="EndnoteTextChar" w:customStyle="1">
    <w:name w:val="Endnote Text Char"/>
    <w:basedOn w:val="DefaultParagraphFont"/>
    <w:uiPriority w:val="99"/>
    <w:qFormat/>
    <w:rsid w:val="00827c87"/>
    <w:rPr>
      <w:sz w:val="20"/>
      <w:szCs w:val="20"/>
    </w:rPr>
  </w:style>
  <w:style w:type="character" w:styleId="FooterChar" w:customStyle="1">
    <w:name w:val="Footer Char"/>
    <w:basedOn w:val="DefaultParagraphFont"/>
    <w:uiPriority w:val="99"/>
    <w:qFormat/>
    <w:rsid w:val="00827c87"/>
    <w:rPr/>
  </w:style>
  <w:style w:type="character" w:styleId="FootnoteTextChar" w:customStyle="1">
    <w:name w:val="Footnote Text Char"/>
    <w:basedOn w:val="DefaultParagraphFont"/>
    <w:uiPriority w:val="99"/>
    <w:qFormat/>
    <w:rsid w:val="00827c87"/>
    <w:rPr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827c87"/>
    <w:rPr/>
  </w:style>
  <w:style w:type="character" w:styleId="HTMLAddressChar" w:customStyle="1">
    <w:name w:val="HTML Address Char"/>
    <w:basedOn w:val="DefaultParagraphFont"/>
    <w:link w:val="HTMLAddress"/>
    <w:uiPriority w:val="99"/>
    <w:qFormat/>
    <w:rsid w:val="00827c87"/>
    <w:rPr>
      <w:i/>
      <w:i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827c87"/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827c87"/>
    <w:rPr>
      <w:rFonts w:ascii="Consolas" w:hAnsi="Consolas"/>
      <w:sz w:val="20"/>
      <w:szCs w:val="20"/>
    </w:rPr>
  </w:style>
  <w:style w:type="character" w:styleId="MessageHeaderChar" w:customStyle="1">
    <w:name w:val="Message Header Char"/>
    <w:basedOn w:val="DefaultParagraphFont"/>
    <w:link w:val="MessageHeader"/>
    <w:uiPriority w:val="99"/>
    <w:qFormat/>
    <w:rsid w:val="00827c87"/>
    <w:rPr>
      <w:rFonts w:ascii="Aptos Display" w:hAnsi="Aptos Display" w:eastAsia="等线 Light" w:cs="" w:asciiTheme="majorHAnsi" w:cstheme="majorBidi" w:eastAsiaTheme="majorEastAsia" w:hAnsiTheme="majorHAnsi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qFormat/>
    <w:rsid w:val="00827c87"/>
    <w:rPr/>
  </w:style>
  <w:style w:type="character" w:styleId="PlainTextChar" w:customStyle="1">
    <w:name w:val="Plain Text Char"/>
    <w:basedOn w:val="DefaultParagraphFont"/>
    <w:link w:val="PlainText"/>
    <w:uiPriority w:val="99"/>
    <w:qFormat/>
    <w:rsid w:val="00827c87"/>
    <w:rPr>
      <w:rFonts w:ascii="Consolas" w:hAnsi="Consolas"/>
      <w:sz w:val="21"/>
      <w:szCs w:val="21"/>
    </w:rPr>
  </w:style>
  <w:style w:type="character" w:styleId="SalutationChar" w:customStyle="1">
    <w:name w:val="Salutation Char"/>
    <w:basedOn w:val="DefaultParagraphFont"/>
    <w:uiPriority w:val="99"/>
    <w:qFormat/>
    <w:rsid w:val="00827c87"/>
    <w:rPr/>
  </w:style>
  <w:style w:type="character" w:styleId="SignatureChar" w:customStyle="1">
    <w:name w:val="Signature Char"/>
    <w:basedOn w:val="DefaultParagraphFont"/>
    <w:uiPriority w:val="99"/>
    <w:qFormat/>
    <w:rsid w:val="00827c87"/>
    <w:rPr/>
  </w:style>
  <w:style w:type="character" w:styleId="LineNumber">
    <w:name w:val="Line Number"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827c87"/>
    <w:pPr>
      <w:spacing w:before="0" w:after="16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lineRule="auto" w:line="240"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27c8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827c8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827c87"/>
    <w:pPr/>
    <w:rPr/>
  </w:style>
  <w:style w:type="paragraph" w:styleId="BlockText">
    <w:name w:val="Block Text"/>
    <w:basedOn w:val="Normal"/>
    <w:uiPriority w:val="99"/>
    <w:unhideWhenUsed/>
    <w:qFormat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themeColor="accent1" w:val="156082"/>
    </w:rPr>
  </w:style>
  <w:style w:type="paragraph" w:styleId="BodyText2">
    <w:name w:val="Body Text 2"/>
    <w:basedOn w:val="Normal"/>
    <w:link w:val="BodyText2Char"/>
    <w:uiPriority w:val="99"/>
    <w:unhideWhenUsed/>
    <w:qFormat/>
    <w:rsid w:val="00827c87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827c87"/>
    <w:pPr>
      <w:spacing w:before="0"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before="0" w:after="160"/>
      <w:ind w:firstLine="360"/>
    </w:pPr>
    <w:rPr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before="0" w:after="120"/>
      <w:ind w:left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unhideWhenUsed/>
    <w:qFormat/>
    <w:rsid w:val="00827c87"/>
    <w:pPr>
      <w:spacing w:before="0" w:after="160"/>
      <w:ind w:firstLine="360"/>
    </w:pPr>
    <w:rPr/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827c87"/>
    <w:pPr>
      <w:spacing w:lineRule="auto" w:line="480" w:before="0" w:after="120"/>
      <w:ind w:left="360"/>
    </w:pPr>
    <w:rPr/>
  </w:style>
  <w:style w:type="paragraph" w:styleId="BodyTextIndent3">
    <w:name w:val="Body Text Indent 3"/>
    <w:basedOn w:val="Normal"/>
    <w:link w:val="BodyTextIndent3Char"/>
    <w:uiPriority w:val="99"/>
    <w:unhideWhenUsed/>
    <w:qFormat/>
    <w:rsid w:val="00827c87"/>
    <w:pPr>
      <w:spacing w:before="0" w:after="120"/>
      <w:ind w:left="360"/>
    </w:pPr>
    <w:rPr>
      <w:sz w:val="16"/>
      <w:szCs w:val="16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lineRule="auto" w:line="240" w:before="0" w:after="0"/>
      <w:ind w:left="4320"/>
    </w:pPr>
    <w:rPr/>
  </w:style>
  <w:style w:type="paragraph" w:styleId="CommentText">
    <w:name w:val="Comment Text"/>
    <w:basedOn w:val="Normal"/>
    <w:link w:val="CommentTextChar"/>
    <w:uiPriority w:val="99"/>
    <w:unhideWhenUsed/>
    <w:qFormat/>
    <w:rsid w:val="00827c87"/>
    <w:pPr>
      <w:spacing w:lineRule="auto" w:line="240"/>
    </w:pPr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unhideWhenUsed/>
    <w:qFormat/>
    <w:rsid w:val="00827c87"/>
    <w:pPr/>
    <w:rPr>
      <w:b/>
      <w:bCs/>
    </w:rPr>
  </w:style>
  <w:style w:type="paragraph" w:styleId="Date">
    <w:name w:val="Date"/>
    <w:basedOn w:val="Normal"/>
    <w:next w:val="Normal"/>
    <w:link w:val="DateChar"/>
    <w:uiPriority w:val="99"/>
    <w:unhideWhenUsed/>
    <w:qFormat/>
    <w:rsid w:val="00827c87"/>
    <w:pPr/>
    <w:rPr/>
  </w:style>
  <w:style w:type="paragraph" w:styleId="DocumentMap">
    <w:name w:val="Document Map"/>
    <w:basedOn w:val="Normal"/>
    <w:link w:val="DocumentMapChar"/>
    <w:uiPriority w:val="99"/>
    <w:unhideWhenUsed/>
    <w:qFormat/>
    <w:rsid w:val="00827c87"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qFormat/>
    <w:rsid w:val="00827c87"/>
    <w:pPr>
      <w:spacing w:lineRule="auto" w:line="240" w:before="0" w:after="0"/>
    </w:pPr>
    <w:rPr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lineRule="auto" w:line="240" w:before="0" w:after="0"/>
    </w:pPr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spacing w:lineRule="auto" w:line="240" w:before="0" w:after="0"/>
      <w:ind w:left="2880"/>
    </w:pPr>
    <w:rPr>
      <w:rFonts w:ascii="Aptos Display" w:hAnsi="Aptos Display" w:eastAsia="等线 Light" w:cs="" w:asciiTheme="majorHAnsi" w:cstheme="majorBidi" w:eastAsiaTheme="majorEastAsia" w:hAnsiTheme="majorHAnsi"/>
    </w:rPr>
  </w:style>
  <w:style w:type="paragraph" w:styleId="EnvelopeReturn">
    <w:name w:val="Envelope Return"/>
    <w:basedOn w:val="Normal"/>
    <w:uiPriority w:val="99"/>
    <w:unhideWhenUsed/>
    <w:rsid w:val="00827c87"/>
    <w:pPr>
      <w:spacing w:lineRule="auto" w:line="240" w:before="0" w:after="0"/>
    </w:pPr>
    <w:rPr>
      <w:rFonts w:ascii="Aptos Display" w:hAnsi="Aptos Display" w:eastAsia="等线 Light" w:cs="" w:asciiTheme="majorHAnsi" w:cstheme="majorBidi" w:eastAsiaTheme="majorEastAsia" w:hAnsiTheme="majorHAnsi"/>
      <w:sz w:val="20"/>
      <w:szCs w:val="20"/>
    </w:rPr>
  </w:style>
  <w:style w:type="paragraph" w:styleId="Intestazioneepidipagina">
    <w:name w:val="Intestazione e piè di pagina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TMLAddress">
    <w:name w:val="HTML Address"/>
    <w:basedOn w:val="Normal"/>
    <w:link w:val="HTMLAddressChar"/>
    <w:uiPriority w:val="99"/>
    <w:unhideWhenUsed/>
    <w:qFormat/>
    <w:rsid w:val="00827c87"/>
    <w:pPr>
      <w:spacing w:lineRule="auto" w:line="240"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827c87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lineRule="auto" w:line="240" w:before="0" w:after="0"/>
      <w:ind w:hanging="240" w:left="240"/>
    </w:pPr>
    <w:rPr/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lineRule="auto" w:line="240" w:before="0" w:after="0"/>
      <w:ind w:hanging="240" w:left="480"/>
    </w:pPr>
    <w:rPr/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lineRule="auto" w:line="240" w:before="0" w:after="0"/>
      <w:ind w:hanging="240" w:left="720"/>
    </w:pPr>
    <w:rPr/>
  </w:style>
  <w:style w:type="paragraph" w:styleId="index4">
    <w:name w:val="index 4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hanging="240" w:left="960"/>
    </w:pPr>
    <w:rPr/>
  </w:style>
  <w:style w:type="paragraph" w:styleId="index5">
    <w:name w:val="index 5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hanging="240" w:left="1200"/>
    </w:pPr>
    <w:rPr/>
  </w:style>
  <w:style w:type="paragraph" w:styleId="index6">
    <w:name w:val="index 6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hanging="240" w:left="1440"/>
    </w:pPr>
    <w:rPr/>
  </w:style>
  <w:style w:type="paragraph" w:styleId="index7">
    <w:name w:val="index 7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hanging="240" w:left="1680"/>
    </w:pPr>
    <w:rPr/>
  </w:style>
  <w:style w:type="paragraph" w:styleId="index8">
    <w:name w:val="index 8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hanging="240" w:left="1920"/>
    </w:pPr>
    <w:rPr/>
  </w:style>
  <w:style w:type="paragraph" w:styleId="index9">
    <w:name w:val="index 9"/>
    <w:basedOn w:val="Normal"/>
    <w:next w:val="Normal"/>
    <w:autoRedefine/>
    <w:uiPriority w:val="99"/>
    <w:unhideWhenUsed/>
    <w:qFormat/>
    <w:rsid w:val="00827c87"/>
    <w:pPr>
      <w:spacing w:lineRule="auto" w:line="240" w:before="0" w:after="0"/>
      <w:ind w:hanging="240" w:left="2160"/>
    </w:pPr>
    <w:rPr/>
  </w:style>
  <w:style w:type="paragraph" w:styleId="IndexHeading">
    <w:name w:val="Index Heading"/>
    <w:basedOn w:val="Normal"/>
    <w:next w:val="Index1"/>
    <w:uiPriority w:val="99"/>
    <w:unhideWhenUsed/>
    <w:rsid w:val="00827c87"/>
    <w:pPr/>
    <w:rPr>
      <w:rFonts w:ascii="Aptos Display" w:hAnsi="Aptos Display" w:eastAsia="等线 Light" w:cs="" w:asciiTheme="majorHAnsi" w:cstheme="majorBidi" w:eastAsiaTheme="majorEastAsia" w:hAnsiTheme="majorHAnsi"/>
      <w:b/>
      <w:bCs/>
    </w:rPr>
  </w:style>
  <w:style w:type="paragraph" w:styleId="List2">
    <w:name w:val="List 2"/>
    <w:basedOn w:val="Normal"/>
    <w:uiPriority w:val="99"/>
    <w:unhideWhenUsed/>
    <w:qFormat/>
    <w:rsid w:val="00827c87"/>
    <w:pPr>
      <w:spacing w:before="0" w:after="16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827c87"/>
    <w:pPr>
      <w:spacing w:before="0" w:after="160"/>
      <w:ind w:hanging="360" w:left="1080"/>
      <w:contextualSpacing/>
    </w:pPr>
    <w:rPr/>
  </w:style>
  <w:style w:type="paragraph" w:styleId="List4">
    <w:name w:val="List 4"/>
    <w:basedOn w:val="Normal"/>
    <w:uiPriority w:val="99"/>
    <w:unhideWhenUsed/>
    <w:qFormat/>
    <w:rsid w:val="00827c87"/>
    <w:pPr>
      <w:spacing w:before="0" w:after="160"/>
      <w:ind w:hanging="360" w:left="1440"/>
      <w:contextualSpacing/>
    </w:pPr>
    <w:rPr/>
  </w:style>
  <w:style w:type="paragraph" w:styleId="List5">
    <w:name w:val="List 5"/>
    <w:basedOn w:val="Normal"/>
    <w:uiPriority w:val="99"/>
    <w:unhideWhenUsed/>
    <w:qFormat/>
    <w:rsid w:val="00827c87"/>
    <w:pPr>
      <w:spacing w:before="0" w:after="160"/>
      <w:ind w:hanging="360" w:left="1800"/>
      <w:contextualSpacing/>
    </w:pPr>
    <w:rPr/>
  </w:style>
  <w:style w:type="paragraph" w:styleId="ListBullet">
    <w:name w:val="List Bullet"/>
    <w:basedOn w:val="Normal"/>
    <w:uiPriority w:val="99"/>
    <w:unhideWhenUsed/>
    <w:rsid w:val="00827c87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unhideWhenUsed/>
    <w:rsid w:val="00827c87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rsid w:val="00827c87"/>
    <w:pPr>
      <w:numPr>
        <w:ilvl w:val="0"/>
        <w:numId w:val="3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unhideWhenUsed/>
    <w:rsid w:val="00827c87"/>
    <w:pPr>
      <w:numPr>
        <w:ilvl w:val="0"/>
        <w:numId w:val="4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unhideWhenUsed/>
    <w:rsid w:val="00827c87"/>
    <w:pPr>
      <w:numPr>
        <w:ilvl w:val="0"/>
        <w:numId w:val="5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rsid w:val="00827c87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827c87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827c87"/>
    <w:pPr>
      <w:spacing w:before="0" w:after="120"/>
      <w:ind w:left="1080"/>
      <w:contextualSpacing/>
    </w:pPr>
    <w:rPr/>
  </w:style>
  <w:style w:type="paragraph" w:styleId="ListContinue4">
    <w:name w:val="List Continue 4"/>
    <w:basedOn w:val="Normal"/>
    <w:uiPriority w:val="99"/>
    <w:unhideWhenUsed/>
    <w:rsid w:val="00827c87"/>
    <w:pPr>
      <w:spacing w:before="0" w:after="120"/>
      <w:ind w:left="1440"/>
      <w:contextualSpacing/>
    </w:pPr>
    <w:rPr/>
  </w:style>
  <w:style w:type="paragraph" w:styleId="ListContinue5">
    <w:name w:val="List Continue 5"/>
    <w:basedOn w:val="Normal"/>
    <w:uiPriority w:val="99"/>
    <w:unhideWhenUsed/>
    <w:rsid w:val="00827c87"/>
    <w:pPr>
      <w:spacing w:before="0" w:after="120"/>
      <w:ind w:left="1800"/>
      <w:contextualSpacing/>
    </w:pPr>
    <w:rPr/>
  </w:style>
  <w:style w:type="paragraph" w:styleId="ListNumber">
    <w:name w:val="List Number"/>
    <w:basedOn w:val="Normal"/>
    <w:uiPriority w:val="99"/>
    <w:unhideWhenUsed/>
    <w:rsid w:val="00827c87"/>
    <w:pPr>
      <w:numPr>
        <w:ilvl w:val="0"/>
        <w:numId w:val="6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rsid w:val="00827c87"/>
    <w:pPr>
      <w:numPr>
        <w:ilvl w:val="0"/>
        <w:numId w:val="7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rsid w:val="00827c87"/>
    <w:pPr>
      <w:numPr>
        <w:ilvl w:val="0"/>
        <w:numId w:val="8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unhideWhenUsed/>
    <w:rsid w:val="00827c87"/>
    <w:pPr>
      <w:numPr>
        <w:ilvl w:val="0"/>
        <w:numId w:val="9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unhideWhenUsed/>
    <w:rsid w:val="00827c87"/>
    <w:pPr>
      <w:numPr>
        <w:ilvl w:val="0"/>
        <w:numId w:val="10"/>
      </w:numPr>
      <w:spacing w:before="0" w:after="160"/>
      <w:contextualSpacing/>
    </w:pPr>
    <w:rPr/>
  </w:style>
  <w:style w:type="paragraph" w:styleId="macro">
    <w:name w:val="macro"/>
    <w:link w:val="MacroTextChar"/>
    <w:uiPriority w:val="99"/>
    <w:unhideWhenUsed/>
    <w:qFormat/>
    <w:rsid w:val="00827c87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lineRule="auto" w:line="276" w:before="0" w:after="0"/>
      <w:jc w:val="left"/>
    </w:pPr>
    <w:rPr>
      <w:rFonts w:ascii="Consolas" w:hAnsi="Consolas" w:eastAsia="等线" w:cs="" w:cstheme="minorBidi" w:eastAsiaTheme="minorEastAsia"/>
      <w:color w:val="auto"/>
      <w:kern w:val="2"/>
      <w:sz w:val="20"/>
      <w:szCs w:val="20"/>
      <w:lang w:val="en-US" w:eastAsia="zh-CN" w:bidi="ar-SA"/>
      <w14:ligatures w14:val="standardContextual"/>
    </w:rPr>
  </w:style>
  <w:style w:type="paragraph" w:styleId="MessageHeader">
    <w:name w:val="Message Header"/>
    <w:basedOn w:val="Normal"/>
    <w:link w:val="MessageHeaderChar"/>
    <w:uiPriority w:val="99"/>
    <w:unhideWhenUsed/>
    <w:qFormat/>
    <w:rsid w:val="00827c87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080" w:left="1080"/>
    </w:pPr>
    <w:rPr>
      <w:rFonts w:ascii="Aptos Display" w:hAnsi="Aptos Display" w:eastAsia="等线 Light" w:cs="" w:asciiTheme="majorHAnsi" w:cstheme="majorBidi" w:eastAsiaTheme="majorEastAsia" w:hAnsiTheme="majorHAnsi"/>
    </w:rPr>
  </w:style>
  <w:style w:type="paragraph" w:styleId="NoSpacing">
    <w:name w:val="No Spacing"/>
    <w:uiPriority w:val="1"/>
    <w:qFormat/>
    <w:rsid w:val="00827c87"/>
    <w:pPr>
      <w:widowControl/>
      <w:bidi w:val="0"/>
      <w:spacing w:lineRule="auto" w:line="240" w:before="0" w:after="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2"/>
      <w:sz w:val="24"/>
      <w:szCs w:val="24"/>
      <w:lang w:val="en-US" w:eastAsia="zh-CN" w:bidi="ar-SA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827c87"/>
    <w:pPr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qFormat/>
    <w:rsid w:val="00827c87"/>
    <w:pPr>
      <w:ind w:left="720"/>
    </w:pPr>
    <w:rPr/>
  </w:style>
  <w:style w:type="paragraph" w:styleId="NoteHeading">
    <w:name w:val="Note Heading"/>
    <w:basedOn w:val="Normal"/>
    <w:next w:val="Normal"/>
    <w:link w:val="NoteHeadingChar"/>
    <w:uiPriority w:val="99"/>
    <w:unhideWhenUsed/>
    <w:qFormat/>
    <w:rsid w:val="00827c87"/>
    <w:pPr>
      <w:spacing w:lineRule="auto" w:line="240" w:before="0" w:after="0"/>
    </w:pPr>
    <w:rPr/>
  </w:style>
  <w:style w:type="paragraph" w:styleId="PlainText">
    <w:name w:val="Plain Text"/>
    <w:basedOn w:val="Normal"/>
    <w:link w:val="PlainTextChar"/>
    <w:uiPriority w:val="99"/>
    <w:unhideWhenUsed/>
    <w:qFormat/>
    <w:rsid w:val="00827c87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  <w:pPr/>
    <w:rPr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lineRule="auto" w:line="240" w:before="0" w:after="0"/>
      <w:ind w:left="4320"/>
    </w:pPr>
    <w:rPr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before="0" w:after="0"/>
      <w:ind w:hanging="240" w:left="240"/>
    </w:pPr>
    <w:rPr/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before="0" w:after="0"/>
    </w:pPr>
    <w:rPr/>
  </w:style>
  <w:style w:type="paragraph" w:styleId="toaheading">
    <w:name w:val="toa heading"/>
    <w:basedOn w:val="Normal"/>
    <w:next w:val="Normal"/>
    <w:uiPriority w:val="99"/>
    <w:unhideWhenUsed/>
    <w:qFormat/>
    <w:rsid w:val="00827c87"/>
    <w:pPr>
      <w:spacing w:before="120" w:after="160"/>
    </w:pPr>
    <w:rPr>
      <w:rFonts w:ascii="Aptos Display" w:hAnsi="Aptos Display" w:eastAsia="等线 Light" w:cs="" w:asciiTheme="majorHAnsi" w:cstheme="majorBidi" w:eastAsiaTheme="majorEastAsia" w:hAnsiTheme="majorHAns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before="0" w:after="100"/>
      <w:ind w:lef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before="0" w:after="100"/>
      <w:ind w:left="720"/>
    </w:pPr>
    <w:rPr/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before="0" w:after="100"/>
      <w:ind w:left="960"/>
    </w:pPr>
    <w:rPr/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before="0" w:after="100"/>
      <w:ind w:left="1200"/>
    </w:pPr>
    <w:rPr/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before="0" w:after="100"/>
      <w:ind w:left="1440"/>
    </w:pPr>
    <w:rPr/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before="0" w:after="100"/>
      <w:ind w:left="1680"/>
    </w:pPr>
    <w:rPr/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before="0" w:after="100"/>
      <w:ind w:left="1920"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0C7EAA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95E7F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95E7F" w:themeColor="accent4" w:sz="4" w:space="0"/>
          <w:insideV w:val="nil"/>
        </w:tcBorders>
        <w:shd w:val="clear" w:color="auto" w:fill="095E7F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0CAF3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0CAF3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sz="4" w:space="0"/>
        </w:tcBorders>
      </w:tcPr>
    </w:tblStylePr>
    <w:tblStylePr w:type="nwCell">
      <w:tblPr/>
      <w:tcPr>
        <w:tcBorders>
          <w:bottom w:val="single" w:color="45B0E1" w:themeColor="accent1" w:sz="4" w:space="0"/>
        </w:tcBorders>
      </w:tcPr>
    </w:tblStylePr>
    <w:tblStylePr w:type="seCell">
      <w:tblPr/>
      <w:tcPr>
        <w:tcBorders>
          <w:top w:val="single" w:color="45B0E1" w:themeColor="accent1" w:sz="4" w:space="0"/>
        </w:tcBorders>
      </w:tcPr>
    </w:tblStylePr>
    <w:tblStylePr w:type="swCell">
      <w:tblPr/>
      <w:tcPr>
        <w:tcBorders>
          <w:top w:val="single" w:color="45B0E1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sz="4" w:space="0"/>
        </w:tcBorders>
      </w:tcPr>
    </w:tblStylePr>
    <w:tblStylePr w:type="nwCell">
      <w:tblPr/>
      <w:tcPr>
        <w:tcBorders>
          <w:bottom w:val="single" w:color="F1A983" w:themeColor="accent2" w:sz="4" w:space="0"/>
        </w:tcBorders>
      </w:tcPr>
    </w:tblStylePr>
    <w:tblStylePr w:type="seCell">
      <w:tblPr/>
      <w:tcPr>
        <w:tcBorders>
          <w:top w:val="single" w:color="F1A983" w:themeColor="accent2" w:sz="4" w:space="0"/>
        </w:tcBorders>
      </w:tcPr>
    </w:tblStylePr>
    <w:tblStylePr w:type="swCell">
      <w:tblPr/>
      <w:tcPr>
        <w:tcBorders>
          <w:top w:val="single" w:color="F1A983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sz="4" w:space="0"/>
        </w:tcBorders>
      </w:tcPr>
    </w:tblStylePr>
    <w:tblStylePr w:type="nwCell">
      <w:tblPr/>
      <w:tcPr>
        <w:tcBorders>
          <w:bottom w:val="single" w:color="47D459" w:themeColor="accent3" w:sz="4" w:space="0"/>
        </w:tcBorders>
      </w:tcPr>
    </w:tblStylePr>
    <w:tblStylePr w:type="seCell">
      <w:tblPr/>
      <w:tcPr>
        <w:tcBorders>
          <w:top w:val="single" w:color="47D459" w:themeColor="accent3" w:sz="4" w:space="0"/>
        </w:tcBorders>
      </w:tcPr>
    </w:tblStylePr>
    <w:tblStylePr w:type="swCell">
      <w:tblPr/>
      <w:tcPr>
        <w:tcBorders>
          <w:top w:val="single" w:color="47D459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sz="4" w:space="0"/>
        </w:tcBorders>
      </w:tcPr>
    </w:tblStylePr>
    <w:tblStylePr w:type="nwCell">
      <w:tblPr/>
      <w:tcPr>
        <w:tcBorders>
          <w:bottom w:val="single" w:color="60CAF3" w:themeColor="accent4" w:sz="4" w:space="0"/>
        </w:tcBorders>
      </w:tcPr>
    </w:tblStylePr>
    <w:tblStylePr w:type="seCell">
      <w:tblPr/>
      <w:tcPr>
        <w:tcBorders>
          <w:top w:val="single" w:color="60CAF3" w:themeColor="accent4" w:sz="4" w:space="0"/>
        </w:tcBorders>
      </w:tcPr>
    </w:tblStylePr>
    <w:tblStylePr w:type="swCell">
      <w:tblPr/>
      <w:tcPr>
        <w:tcBorders>
          <w:top w:val="single" w:color="60CAF3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sz="4" w:space="0"/>
        </w:tcBorders>
      </w:tcPr>
    </w:tblStylePr>
    <w:tblStylePr w:type="nwCell">
      <w:tblPr/>
      <w:tcPr>
        <w:tcBorders>
          <w:bottom w:val="single" w:color="D86DCB" w:themeColor="accent5" w:sz="4" w:space="0"/>
        </w:tcBorders>
      </w:tcPr>
    </w:tblStylePr>
    <w:tblStylePr w:type="seCell">
      <w:tblPr/>
      <w:tcPr>
        <w:tcBorders>
          <w:top w:val="single" w:color="D86DCB" w:themeColor="accent5" w:sz="4" w:space="0"/>
        </w:tcBorders>
      </w:tcPr>
    </w:tblStylePr>
    <w:tblStylePr w:type="swCell">
      <w:tblPr/>
      <w:tcPr>
        <w:tcBorders>
          <w:top w:val="single" w:color="D86DCB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sz="4" w:space="0"/>
        </w:tcBorders>
      </w:tcPr>
    </w:tblStylePr>
    <w:tblStylePr w:type="nwCell">
      <w:tblPr/>
      <w:tcPr>
        <w:tcBorders>
          <w:bottom w:val="single" w:color="8DD873" w:themeColor="accent6" w:sz="4" w:space="0"/>
        </w:tcBorders>
      </w:tcPr>
    </w:tblStylePr>
    <w:tblStylePr w:type="seCell">
      <w:tblPr/>
      <w:tcPr>
        <w:tcBorders>
          <w:top w:val="single" w:color="8DD873" w:themeColor="accent6" w:sz="4" w:space="0"/>
        </w:tcBorders>
      </w:tcPr>
    </w:tblStylePr>
    <w:tblStylePr w:type="swCell">
      <w:tblPr/>
      <w:tcPr>
        <w:tcBorders>
          <w:top w:val="single" w:color="8DD873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sz="4" w:space="0"/>
        </w:tcBorders>
      </w:tcPr>
    </w:tblStylePr>
    <w:tblStylePr w:type="nwCell">
      <w:tblPr/>
      <w:tcPr>
        <w:tcBorders>
          <w:bottom w:val="single" w:color="45B0E1" w:themeColor="accent1" w:sz="4" w:space="0"/>
        </w:tcBorders>
      </w:tcPr>
    </w:tblStylePr>
    <w:tblStylePr w:type="seCell">
      <w:tblPr/>
      <w:tcPr>
        <w:tcBorders>
          <w:top w:val="single" w:color="45B0E1" w:themeColor="accent1" w:sz="4" w:space="0"/>
        </w:tcBorders>
      </w:tcPr>
    </w:tblStylePr>
    <w:tblStylePr w:type="swCell">
      <w:tblPr/>
      <w:tcPr>
        <w:tcBorders>
          <w:top w:val="single" w:color="45B0E1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sz="4" w:space="0"/>
        </w:tcBorders>
      </w:tcPr>
    </w:tblStylePr>
    <w:tblStylePr w:type="nwCell">
      <w:tblPr/>
      <w:tcPr>
        <w:tcBorders>
          <w:bottom w:val="single" w:color="F1A983" w:themeColor="accent2" w:sz="4" w:space="0"/>
        </w:tcBorders>
      </w:tcPr>
    </w:tblStylePr>
    <w:tblStylePr w:type="seCell">
      <w:tblPr/>
      <w:tcPr>
        <w:tcBorders>
          <w:top w:val="single" w:color="F1A983" w:themeColor="accent2" w:sz="4" w:space="0"/>
        </w:tcBorders>
      </w:tcPr>
    </w:tblStylePr>
    <w:tblStylePr w:type="swCell">
      <w:tblPr/>
      <w:tcPr>
        <w:tcBorders>
          <w:top w:val="single" w:color="F1A983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sz="4" w:space="0"/>
        </w:tcBorders>
      </w:tcPr>
    </w:tblStylePr>
    <w:tblStylePr w:type="nwCell">
      <w:tblPr/>
      <w:tcPr>
        <w:tcBorders>
          <w:bottom w:val="single" w:color="47D459" w:themeColor="accent3" w:sz="4" w:space="0"/>
        </w:tcBorders>
      </w:tcPr>
    </w:tblStylePr>
    <w:tblStylePr w:type="seCell">
      <w:tblPr/>
      <w:tcPr>
        <w:tcBorders>
          <w:top w:val="single" w:color="47D459" w:themeColor="accent3" w:sz="4" w:space="0"/>
        </w:tcBorders>
      </w:tcPr>
    </w:tblStylePr>
    <w:tblStylePr w:type="swCell">
      <w:tblPr/>
      <w:tcPr>
        <w:tcBorders>
          <w:top w:val="single" w:color="47D459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sz="4" w:space="0"/>
        </w:tcBorders>
      </w:tcPr>
    </w:tblStylePr>
    <w:tblStylePr w:type="nwCell">
      <w:tblPr/>
      <w:tcPr>
        <w:tcBorders>
          <w:bottom w:val="single" w:color="60CAF3" w:themeColor="accent4" w:sz="4" w:space="0"/>
        </w:tcBorders>
      </w:tcPr>
    </w:tblStylePr>
    <w:tblStylePr w:type="seCell">
      <w:tblPr/>
      <w:tcPr>
        <w:tcBorders>
          <w:top w:val="single" w:color="60CAF3" w:themeColor="accent4" w:sz="4" w:space="0"/>
        </w:tcBorders>
      </w:tcPr>
    </w:tblStylePr>
    <w:tblStylePr w:type="swCell">
      <w:tblPr/>
      <w:tcPr>
        <w:tcBorders>
          <w:top w:val="single" w:color="60CAF3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sz="4" w:space="0"/>
        </w:tcBorders>
      </w:tcPr>
    </w:tblStylePr>
    <w:tblStylePr w:type="nwCell">
      <w:tblPr/>
      <w:tcPr>
        <w:tcBorders>
          <w:bottom w:val="single" w:color="D86DCB" w:themeColor="accent5" w:sz="4" w:space="0"/>
        </w:tcBorders>
      </w:tcPr>
    </w:tblStylePr>
    <w:tblStylePr w:type="seCell">
      <w:tblPr/>
      <w:tcPr>
        <w:tcBorders>
          <w:top w:val="single" w:color="D86DCB" w:themeColor="accent5" w:sz="4" w:space="0"/>
        </w:tcBorders>
      </w:tcPr>
    </w:tblStylePr>
    <w:tblStylePr w:type="swCell">
      <w:tblPr/>
      <w:tcPr>
        <w:tcBorders>
          <w:top w:val="single" w:color="D86DCB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sz="4" w:space="0"/>
        </w:tcBorders>
      </w:tcPr>
    </w:tblStylePr>
    <w:tblStylePr w:type="nwCell">
      <w:tblPr/>
      <w:tcPr>
        <w:tcBorders>
          <w:bottom w:val="single" w:color="8DD873" w:themeColor="accent6" w:sz="4" w:space="0"/>
        </w:tcBorders>
      </w:tcPr>
    </w:tblStylePr>
    <w:tblStylePr w:type="seCell">
      <w:tblPr/>
      <w:tcPr>
        <w:tcBorders>
          <w:top w:val="single" w:color="8DD873" w:themeColor="accent6" w:sz="4" w:space="0"/>
        </w:tcBorders>
      </w:tcPr>
    </w:tblStylePr>
    <w:tblStylePr w:type="swCell">
      <w:tblPr/>
      <w:tcPr>
        <w:tcBorders>
          <w:top w:val="single" w:color="8DD873" w:themeColor="accent6" w:sz="4" w:space="0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0CAF3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60CAF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60CAF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2198CF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E9465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2BB73D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9BEF1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E49BF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1CF50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color="0F9ED5" w:themeColor="accent4" w:sz="6" w:space="0"/>
          <w:insideV w:val="single" w:color="0F9ED5" w:themeColor="accent4" w:sz="6" w:space="0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9ED5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56082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97132" w:themeColor="accent2" w:sz="8" w:space="0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96B24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F9ED5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9E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9E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2B93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A72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2198CF" w:themeColor="accent1" w:sz="8" w:space="0"/>
          <w:left w:val="single" w:color="2198CF" w:themeColor="accent1" w:sz="8" w:space="0"/>
          <w:bottom w:val="single" w:color="2198CF" w:themeColor="accent1" w:sz="8" w:space="0"/>
          <w:right w:val="single" w:color="2198CF" w:themeColor="accent1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sz="6" w:space="0"/>
          <w:left w:val="single" w:color="2198CF" w:themeColor="accent1" w:sz="8" w:space="0"/>
          <w:bottom w:val="single" w:color="2198CF" w:themeColor="accent1" w:sz="8" w:space="0"/>
          <w:right w:val="single" w:color="2198CF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EE9465" w:themeColor="accent2" w:sz="8" w:space="0"/>
          <w:left w:val="single" w:color="EE9465" w:themeColor="accent2" w:sz="8" w:space="0"/>
          <w:bottom w:val="single" w:color="EE9465" w:themeColor="accent2" w:sz="8" w:space="0"/>
          <w:right w:val="single" w:color="EE9465" w:themeColor="accent2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sz="6" w:space="0"/>
          <w:left w:val="single" w:color="EE9465" w:themeColor="accent2" w:sz="8" w:space="0"/>
          <w:bottom w:val="single" w:color="EE9465" w:themeColor="accent2" w:sz="8" w:space="0"/>
          <w:right w:val="single" w:color="EE9465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2BB73D" w:themeColor="accent3" w:sz="8" w:space="0"/>
          <w:left w:val="single" w:color="2BB73D" w:themeColor="accent3" w:sz="8" w:space="0"/>
          <w:bottom w:val="single" w:color="2BB73D" w:themeColor="accent3" w:sz="8" w:space="0"/>
          <w:right w:val="single" w:color="2BB73D" w:themeColor="accent3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sz="6" w:space="0"/>
          <w:left w:val="single" w:color="2BB73D" w:themeColor="accent3" w:sz="8" w:space="0"/>
          <w:bottom w:val="single" w:color="2BB73D" w:themeColor="accent3" w:sz="8" w:space="0"/>
          <w:right w:val="single" w:color="2BB73D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39BEF1" w:themeColor="accent4" w:sz="8" w:space="0"/>
          <w:left w:val="single" w:color="39BEF1" w:themeColor="accent4" w:sz="8" w:space="0"/>
          <w:bottom w:val="single" w:color="39BEF1" w:themeColor="accent4" w:sz="8" w:space="0"/>
          <w:right w:val="single" w:color="39BEF1" w:themeColor="accent4" w:sz="8" w:space="0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9BEF1" w:themeColor="accent4" w:sz="6" w:space="0"/>
          <w:left w:val="single" w:color="39BEF1" w:themeColor="accent4" w:sz="8" w:space="0"/>
          <w:bottom w:val="single" w:color="39BEF1" w:themeColor="accent4" w:sz="8" w:space="0"/>
          <w:right w:val="single" w:color="39BEF1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E49BF" w:themeColor="accent5" w:sz="8" w:space="0"/>
          <w:left w:val="single" w:color="CE49BF" w:themeColor="accent5" w:sz="8" w:space="0"/>
          <w:bottom w:val="single" w:color="CE49BF" w:themeColor="accent5" w:sz="8" w:space="0"/>
          <w:right w:val="single" w:color="CE49BF" w:themeColor="accent5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sz="6" w:space="0"/>
          <w:left w:val="single" w:color="CE49BF" w:themeColor="accent5" w:sz="8" w:space="0"/>
          <w:bottom w:val="single" w:color="CE49BF" w:themeColor="accent5" w:sz="8" w:space="0"/>
          <w:right w:val="single" w:color="CE49BF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1CF50" w:themeColor="accent6" w:sz="8" w:space="0"/>
          <w:left w:val="single" w:color="71CF50" w:themeColor="accent6" w:sz="8" w:space="0"/>
          <w:bottom w:val="single" w:color="71CF50" w:themeColor="accent6" w:sz="8" w:space="0"/>
          <w:right w:val="single" w:color="71CF50" w:themeColor="accent6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sz="6" w:space="0"/>
          <w:left w:val="single" w:color="71CF50" w:themeColor="accent6" w:sz="8" w:space="0"/>
          <w:bottom w:val="single" w:color="71CF50" w:themeColor="accent6" w:sz="8" w:space="0"/>
          <w:right w:val="single" w:color="71CF50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3</Pages>
  <Words>668</Words>
  <Characters>4016</Characters>
  <CharactersWithSpaces>4607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2025-06-25T20:44:00Z</dcterms:created>
  <dc:creator/>
  <dc:description/>
  <dc:language>it-IT</dc:language>
  <cp:lastModifiedBy/>
  <dcterms:modified xsi:type="dcterms:W3CDTF">2026-06-23T16:03:36Z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